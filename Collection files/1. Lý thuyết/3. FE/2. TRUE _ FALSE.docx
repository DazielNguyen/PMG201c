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24"/>
          <w:szCs w:val="24"/>
        </w:rPr>
      </w:pPr>
      <w:bookmarkStart w:colFirst="0" w:colLast="0" w:name="_tewl2k5ljlma" w:id="0"/>
      <w:bookmarkEnd w:id="0"/>
      <w:r w:rsidDel="00000000" w:rsidR="00000000" w:rsidRPr="00000000">
        <w:rPr>
          <w:rFonts w:ascii="Times New Roman" w:cs="Times New Roman" w:eastAsia="Times New Roman" w:hAnsi="Times New Roman"/>
          <w:sz w:val="24"/>
          <w:szCs w:val="24"/>
          <w:rtl w:val="0"/>
        </w:rPr>
        <w:t xml:space="preserve">Tổng hợp</w:t>
      </w:r>
    </w:p>
    <w:p w:rsidR="00000000" w:rsidDel="00000000" w:rsidP="00000000" w:rsidRDefault="00000000" w:rsidRPr="00000000" w14:paraId="00000002">
      <w:pPr>
        <w:pStyle w:val="Title"/>
        <w:rPr>
          <w:rFonts w:ascii="Times New Roman" w:cs="Times New Roman" w:eastAsia="Times New Roman" w:hAnsi="Times New Roman"/>
          <w:sz w:val="24"/>
          <w:szCs w:val="24"/>
        </w:rPr>
      </w:pPr>
      <w:bookmarkStart w:colFirst="0" w:colLast="0" w:name="_88f7kkx4w82u" w:id="1"/>
      <w:bookmarkEnd w:id="1"/>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color w:val="ff0000"/>
          <w:sz w:val="24"/>
          <w:szCs w:val="24"/>
        </w:rPr>
      </w:pPr>
      <w:bookmarkStart w:colFirst="0" w:colLast="0" w:name="_ttor8dd3bsfz" w:id="2"/>
      <w:bookmarkEnd w:id="2"/>
      <w:r w:rsidDel="00000000" w:rsidR="00000000" w:rsidRPr="00000000">
        <w:rPr>
          <w:rFonts w:ascii="Times New Roman" w:cs="Times New Roman" w:eastAsia="Times New Roman" w:hAnsi="Times New Roman"/>
          <w:sz w:val="24"/>
          <w:szCs w:val="24"/>
          <w:rtl w:val="0"/>
        </w:rPr>
        <w:t xml:space="preserve">MẸO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Chỉ cần học 1 mục true hoặc false ít nhất là được → mẹo </w:t>
      </w:r>
      <w:r w:rsidDel="00000000" w:rsidR="00000000" w:rsidRPr="00000000">
        <w:rPr>
          <w:rtl w:val="0"/>
        </w:rPr>
      </w:r>
    </w:p>
    <w:p w:rsidR="00000000" w:rsidDel="00000000" w:rsidP="00000000" w:rsidRDefault="00000000" w:rsidRPr="00000000" w14:paraId="00000005">
      <w:pPr>
        <w:pStyle w:val="Title"/>
        <w:rPr>
          <w:rFonts w:ascii="Times New Roman" w:cs="Times New Roman" w:eastAsia="Times New Roman" w:hAnsi="Times New Roman"/>
          <w:sz w:val="24"/>
          <w:szCs w:val="24"/>
        </w:rPr>
      </w:pPr>
      <w:bookmarkStart w:colFirst="0" w:colLast="0" w:name="_hvmaqr3fyv2f" w:id="3"/>
      <w:bookmarkEnd w:id="3"/>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bookmarkStart w:colFirst="0" w:colLast="0" w:name="_at15kahayhi5" w:id="4"/>
      <w:bookmarkEnd w:id="4"/>
      <w:r w:rsidDel="00000000" w:rsidR="00000000" w:rsidRPr="00000000">
        <w:rPr>
          <w:rFonts w:ascii="Times New Roman" w:cs="Times New Roman" w:eastAsia="Times New Roman" w:hAnsi="Times New Roman"/>
          <w:color w:val="ff0000"/>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True or False: You should compare your project performance against the performance measurement baseline to look for potential changes in the project.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419100"/>
            <wp:effectExtent b="0" l="0" r="0" t="0"/>
            <wp:docPr id="56"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81050" cy="514350"/>
            <wp:effectExtent b="0" l="0" r="0" t="0"/>
            <wp:docPr id="60"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781050" cy="5143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True or False: The Project Charter is a document issued by the project initiator or sponsor that formally authorizes the existence of a project. It provides the project manager with the authority to apply organizational resources to project activities.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270000"/>
            <wp:effectExtent b="0" l="0" r="0" t="0"/>
            <wp:docPr id="33"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11">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True or False: Project Manager should consider using milestones for high level reporting.</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81650" cy="1000125"/>
            <wp:effectExtent b="0" l="0" r="0" t="0"/>
            <wp:docPr id="41"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5816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True</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True or False: The critical path is made up by all zero float activities (activities have floats equal to zero) in the project network diagram.</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155700"/>
            <wp:effectExtent b="0" l="0" r="0" t="0"/>
            <wp:docPr id="3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True or False: The Backward Pass is used through the activities to determine the critical path &amp; available float of the project.</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39800"/>
            <wp:effectExtent b="0" l="0" r="0" t="0"/>
            <wp:docPr id="40"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True</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Backward Pass is used in project scheduling to calculate the late start (LS) and late finish (LF) times for each activity. This helps determine the critical path (activities with zero float) and the available float (slack time) for non-critical activities in the project. The backward pass starts from the project's end date and moves backward through the network diagram.</w:t>
      </w:r>
      <w:ins w:author="Phương Thảo Nguyễn" w:id="0" w:date="2025-12-06T00:18:26Z">
        <w:r w:rsidDel="00000000" w:rsidR="00000000" w:rsidRPr="00000000">
          <w:rPr>
            <w:rFonts w:ascii="Times New Roman" w:cs="Times New Roman" w:eastAsia="Times New Roman" w:hAnsi="Times New Roman"/>
            <w:b w:val="1"/>
            <w:bCs w:val="1"/>
            <w:color w:val="ff0000"/>
            <w:sz w:val="24"/>
            <w:szCs w:val="24"/>
            <w:rtl w:val="0"/>
          </w:rPr>
          <w:t xml:space="preserve"> </w:t>
        </w:r>
      </w:ins>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Q6.  True or False: The S-Curve depicts the relationship between the cost baseline budget and the schedule because it shows the planned cost baseline budget across the planned project timeline.</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003300"/>
            <wp:effectExtent b="0" l="0" r="0" t="0"/>
            <wp:docPr id="57"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True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 True or False: Performing quality assurance within the context of a project involves applying the planned,systematic quality activities to ensure that the project correctly employs all processes needed to meet project objectives and product requirements.</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525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True or False: Effective project communication management creates a bridge between stakeholders based on a shared understanding of the project and the ongoing sharing of information needed for its success.</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Pr>
        <w:drawing>
          <wp:inline distB="114300" distT="114300" distL="114300" distR="114300">
            <wp:extent cx="5731200" cy="1041400"/>
            <wp:effectExtent b="0" l="0" r="0" t="0"/>
            <wp:docPr id="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True</w:t>
      </w:r>
    </w:p>
    <w:p w:rsidR="00000000" w:rsidDel="00000000" w:rsidP="00000000" w:rsidRDefault="00000000" w:rsidRPr="00000000" w14:paraId="0000002F">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color w:val="141618"/>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Q9 :   True or False: If "develop online modules" needs to finish before "review online modules" can finish, that is called a finish to finish relationship.</w:t>
      </w:r>
    </w:p>
    <w:p w:rsidR="00000000" w:rsidDel="00000000" w:rsidP="00000000" w:rsidRDefault="00000000" w:rsidRPr="00000000" w14:paraId="00000031">
      <w:pPr>
        <w:rPr>
          <w:rFonts w:ascii="Times New Roman" w:cs="Times New Roman" w:eastAsia="Times New Roman" w:hAnsi="Times New Roman"/>
          <w:b w:val="1"/>
          <w:bCs w:val="1"/>
          <w:color w:val="141618"/>
          <w:sz w:val="24"/>
          <w:szCs w:val="24"/>
        </w:rPr>
      </w:pPr>
      <w:r w:rsidDel="00000000" w:rsidR="00000000" w:rsidRPr="00000000">
        <w:rPr>
          <w:rtl w:val="0"/>
        </w:rPr>
      </w:r>
    </w:p>
    <w:p w:rsidR="00000000" w:rsidDel="00000000" w:rsidP="00000000" w:rsidRDefault="00000000" w:rsidRPr="00000000" w14:paraId="00000032">
      <w:pPr>
        <w:pStyle w:val="Title"/>
        <w:rPr>
          <w:rFonts w:ascii="Times New Roman" w:cs="Times New Roman" w:eastAsia="Times New Roman" w:hAnsi="Times New Roman"/>
          <w:sz w:val="24"/>
          <w:szCs w:val="24"/>
        </w:rPr>
      </w:pPr>
      <w:bookmarkStart w:colFirst="0" w:colLast="0" w:name="_pxg8ocrciiru" w:id="5"/>
      <w:bookmarkEnd w:id="5"/>
      <w:r w:rsidDel="00000000" w:rsidR="00000000" w:rsidRPr="00000000">
        <w:rPr>
          <w:rFonts w:ascii="Times New Roman" w:cs="Times New Roman" w:eastAsia="Times New Roman" w:hAnsi="Times New Roman"/>
          <w:sz w:val="24"/>
          <w:szCs w:val="24"/>
        </w:rPr>
        <w:drawing>
          <wp:inline distB="114300" distT="114300" distL="114300" distR="114300">
            <wp:extent cx="5731200" cy="1600200"/>
            <wp:effectExtent b="0" l="0" r="0" t="0"/>
            <wp:docPr id="25"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True</w:t>
      </w:r>
    </w:p>
    <w:p w:rsidR="00000000" w:rsidDel="00000000" w:rsidP="00000000" w:rsidRDefault="00000000" w:rsidRPr="00000000" w14:paraId="0000003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Q10:  True or False: The Cost Baseline is equal to the total of Activity Cost Estimates plus Contingency Reserves.</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31200" cy="1498600"/>
            <wp:effectExtent b="0" l="0" r="0" t="0"/>
            <wp:docPr id="54"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True</w:t>
      </w:r>
    </w:p>
    <w:p w:rsidR="00000000" w:rsidDel="00000000" w:rsidP="00000000" w:rsidRDefault="00000000" w:rsidRPr="00000000" w14:paraId="00000038">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color w:val="141618"/>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color w:val="141618"/>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color w:val="141618"/>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color w:val="141618"/>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 Q11 : True or False: Project quality focuses on the project management processes used to meet project objectives.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58900"/>
            <wp:effectExtent b="0" l="0" r="0" t="0"/>
            <wp:docPr id="73" name="image75.png"/>
            <a:graphic>
              <a:graphicData uri="http://schemas.openxmlformats.org/drawingml/2006/picture">
                <pic:pic>
                  <pic:nvPicPr>
                    <pic:cNvPr id="0" name="image75.png"/>
                    <pic:cNvPicPr preferRelativeResize="0"/>
                  </pic:nvPicPr>
                  <pic:blipFill>
                    <a:blip r:embed="rId18"/>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1843088" cy="580500"/>
            <wp:effectExtent b="0" l="0" r="0" t="0"/>
            <wp:docPr id="70"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1843088" cy="580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True</w:t>
      </w:r>
    </w:p>
    <w:p w:rsidR="00000000" w:rsidDel="00000000" w:rsidP="00000000" w:rsidRDefault="00000000" w:rsidRPr="00000000" w14:paraId="0000004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color w:val="141618"/>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Q12: True or False: The Process Improvement Plan is a component of the project management plan that details how project management and development processes are to be analyzed in order to identify how to increase their value.</w:t>
      </w:r>
    </w:p>
    <w:p w:rsidR="00000000" w:rsidDel="00000000" w:rsidP="00000000" w:rsidRDefault="00000000" w:rsidRPr="00000000" w14:paraId="00000043">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141618"/>
          <w:sz w:val="24"/>
          <w:szCs w:val="24"/>
        </w:rPr>
        <w:drawing>
          <wp:inline distB="114300" distT="114300" distL="114300" distR="114300">
            <wp:extent cx="5731200" cy="156210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2290763" cy="572691"/>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290763" cy="57269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True</w:t>
      </w:r>
    </w:p>
    <w:p w:rsidR="00000000" w:rsidDel="00000000" w:rsidP="00000000" w:rsidRDefault="00000000" w:rsidRPr="00000000" w14:paraId="0000004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color w:val="141618"/>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Q13:   True or False: Performing quality assurance within the context of a project involves taking actions to eliminate causes of unsatisfactory project performance.</w:t>
      </w:r>
    </w:p>
    <w:p w:rsidR="00000000" w:rsidDel="00000000" w:rsidP="00000000" w:rsidRDefault="00000000" w:rsidRPr="00000000" w14:paraId="0000004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31200" cy="1562100"/>
            <wp:effectExtent b="0" l="0" r="0" t="0"/>
            <wp:docPr id="2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True</w:t>
      </w:r>
    </w:p>
    <w:p w:rsidR="00000000" w:rsidDel="00000000" w:rsidP="00000000" w:rsidRDefault="00000000" w:rsidRPr="00000000" w14:paraId="0000004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Q14:   True or False: Performing quality control within the context of a project involves taking actions to eliminate causes of unsatisfactory project performance.</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D">
      <w:pPr>
        <w:pStyle w:val="Title"/>
        <w:rPr>
          <w:rFonts w:ascii="Times New Roman" w:cs="Times New Roman" w:eastAsia="Times New Roman" w:hAnsi="Times New Roman"/>
          <w:sz w:val="24"/>
          <w:szCs w:val="24"/>
        </w:rPr>
      </w:pPr>
      <w:bookmarkStart w:colFirst="0" w:colLast="0" w:name="_do13wzfb57y7" w:id="6"/>
      <w:bookmarkEnd w:id="6"/>
      <w:r w:rsidDel="00000000" w:rsidR="00000000" w:rsidRPr="00000000">
        <w:rPr>
          <w:rFonts w:ascii="Times New Roman" w:cs="Times New Roman" w:eastAsia="Times New Roman" w:hAnsi="Times New Roman"/>
          <w:sz w:val="24"/>
          <w:szCs w:val="24"/>
        </w:rPr>
        <w:drawing>
          <wp:inline distB="114300" distT="114300" distL="114300" distR="114300">
            <wp:extent cx="5731200" cy="1447800"/>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 True</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Project Human Resource Management includes the processes that define the tasks and assign them to suitable resources, and motivate project team to complete the tasks</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041400"/>
            <wp:effectExtent b="0" l="0" r="0" t="0"/>
            <wp:docPr id="42"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141618"/>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141618"/>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141618"/>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Q16: </w:t>
      </w:r>
      <w:r w:rsidDel="00000000" w:rsidR="00000000" w:rsidRPr="00000000">
        <w:rPr>
          <w:rFonts w:ascii="Times New Roman" w:cs="Times New Roman" w:eastAsia="Times New Roman" w:hAnsi="Times New Roman"/>
          <w:b w:val="1"/>
          <w:bCs w:val="1"/>
          <w:color w:val="202124"/>
          <w:sz w:val="24"/>
          <w:szCs w:val="24"/>
          <w:rtl w:val="0"/>
        </w:rPr>
        <w:t xml:space="preserve">True Or False, a project manager spend most of his/her time communicating</w:t>
      </w:r>
    </w:p>
    <w:p w:rsidR="00000000" w:rsidDel="00000000" w:rsidP="00000000" w:rsidRDefault="00000000" w:rsidRPr="00000000" w14:paraId="0000005A">
      <w:pPr>
        <w:rPr>
          <w:rFonts w:ascii="Times New Roman" w:cs="Times New Roman" w:eastAsia="Times New Roman" w:hAnsi="Times New Roman"/>
          <w:color w:val="141618"/>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257800" cy="1666875"/>
            <wp:effectExtent b="0" l="0" r="0" t="0"/>
            <wp:docPr id="1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2578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True</w:t>
      </w:r>
    </w:p>
    <w:p w:rsidR="00000000" w:rsidDel="00000000" w:rsidP="00000000" w:rsidRDefault="00000000" w:rsidRPr="00000000" w14:paraId="0000005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color w:val="141618"/>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 Q17 :  True or False: A positive risk is an opportunity; a negative risk is a threat.</w:t>
      </w:r>
    </w:p>
    <w:p w:rsidR="00000000" w:rsidDel="00000000" w:rsidP="00000000" w:rsidRDefault="00000000" w:rsidRPr="00000000" w14:paraId="00000060">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141618"/>
          <w:sz w:val="24"/>
          <w:szCs w:val="24"/>
        </w:rPr>
        <w:drawing>
          <wp:inline distB="114300" distT="114300" distL="114300" distR="114300">
            <wp:extent cx="4886325" cy="1724025"/>
            <wp:effectExtent b="0" l="0" r="0" t="0"/>
            <wp:docPr id="1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8863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True</w:t>
      </w:r>
    </w:p>
    <w:p w:rsidR="00000000" w:rsidDel="00000000" w:rsidP="00000000" w:rsidRDefault="00000000" w:rsidRPr="00000000" w14:paraId="0000006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color w:val="141618"/>
          <w:sz w:val="24"/>
          <w:szCs w:val="24"/>
        </w:rPr>
      </w:pPr>
      <w:r w:rsidDel="00000000" w:rsidR="00000000" w:rsidRPr="00000000">
        <w:rPr>
          <w:rFonts w:ascii="Times New Roman" w:cs="Times New Roman" w:eastAsia="Times New Roman" w:hAnsi="Times New Roman"/>
          <w:color w:val="141618"/>
          <w:sz w:val="24"/>
          <w:szCs w:val="24"/>
          <w:rtl w:val="0"/>
        </w:rPr>
        <w:t xml:space="preserve"> </w:t>
      </w:r>
      <w:r w:rsidDel="00000000" w:rsidR="00000000" w:rsidRPr="00000000">
        <w:rPr>
          <w:rFonts w:ascii="Times New Roman" w:cs="Times New Roman" w:eastAsia="Times New Roman" w:hAnsi="Times New Roman"/>
          <w:b w:val="1"/>
          <w:bCs w:val="1"/>
          <w:color w:val="141618"/>
          <w:sz w:val="24"/>
          <w:szCs w:val="24"/>
          <w:rtl w:val="0"/>
        </w:rPr>
        <w:t xml:space="preserve">Q18 :  True or False: The Project Manager is responsible for stakeholder expectations management.</w:t>
      </w:r>
    </w:p>
    <w:p w:rsidR="00000000" w:rsidDel="00000000" w:rsidP="00000000" w:rsidRDefault="00000000" w:rsidRPr="00000000" w14:paraId="00000064">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141618"/>
          <w:sz w:val="24"/>
          <w:szCs w:val="24"/>
        </w:rPr>
        <w:drawing>
          <wp:inline distB="114300" distT="114300" distL="114300" distR="114300">
            <wp:extent cx="5153025" cy="1447800"/>
            <wp:effectExtent b="0" l="0" r="0" t="0"/>
            <wp:docPr id="50"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51530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ff0000"/>
          <w:sz w:val="24"/>
          <w:szCs w:val="24"/>
          <w:rtl w:val="0"/>
        </w:rPr>
        <w:t xml:space="preserve">B. True</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Q19: </w:t>
      </w:r>
      <w:r w:rsidDel="00000000" w:rsidR="00000000" w:rsidRPr="00000000">
        <w:rPr>
          <w:rFonts w:ascii="Times New Roman" w:cs="Times New Roman" w:eastAsia="Times New Roman" w:hAnsi="Times New Roman"/>
          <w:b w:val="1"/>
          <w:bCs w:val="1"/>
          <w:color w:val="202124"/>
          <w:sz w:val="24"/>
          <w:szCs w:val="24"/>
          <w:rtl w:val="0"/>
        </w:rPr>
        <w:t xml:space="preserve">The primary output from the identification of risks is the risk register.</w:t>
      </w:r>
    </w:p>
    <w:p w:rsidR="00000000" w:rsidDel="00000000" w:rsidP="00000000" w:rsidRDefault="00000000" w:rsidRPr="00000000" w14:paraId="0000006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141618"/>
          <w:sz w:val="24"/>
          <w:szCs w:val="24"/>
        </w:rPr>
        <w:drawing>
          <wp:inline distB="114300" distT="114300" distL="114300" distR="114300">
            <wp:extent cx="5731200" cy="1168400"/>
            <wp:effectExtent b="0" l="0" r="0" t="0"/>
            <wp:docPr id="19"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True</w:t>
      </w:r>
    </w:p>
    <w:p w:rsidR="00000000" w:rsidDel="00000000" w:rsidP="00000000" w:rsidRDefault="00000000" w:rsidRPr="00000000" w14:paraId="0000006D">
      <w:pPr>
        <w:rPr>
          <w:rFonts w:ascii="Times New Roman" w:cs="Times New Roman" w:eastAsia="Times New Roman" w:hAnsi="Times New Roman"/>
          <w:b w:val="1"/>
          <w:bCs w:val="1"/>
          <w:color w:val="141618"/>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Q20 True or False: Performing quality control within the context of a project involves applying the planned,systematic quality activities to ensure that the project correctly employs all processes needed to meet project objectives and product requirements.</w:t>
      </w:r>
    </w:p>
    <w:p w:rsidR="00000000" w:rsidDel="00000000" w:rsidP="00000000" w:rsidRDefault="00000000" w:rsidRPr="00000000" w14:paraId="0000006E">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141618"/>
          <w:sz w:val="24"/>
          <w:szCs w:val="24"/>
        </w:rPr>
        <w:drawing>
          <wp:inline distB="114300" distT="114300" distL="114300" distR="114300">
            <wp:extent cx="5731200" cy="1130300"/>
            <wp:effectExtent b="0" l="0" r="0" t="0"/>
            <wp:docPr id="13"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True</w:t>
      </w:r>
    </w:p>
    <w:p w:rsidR="00000000" w:rsidDel="00000000" w:rsidP="00000000" w:rsidRDefault="00000000" w:rsidRPr="00000000" w14:paraId="0000007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color w:val="141618"/>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Q21 - True or False: If you are not certain who your stakeholders are, asking who will use the product or service being created can be helpful.</w:t>
      </w:r>
    </w:p>
    <w:p w:rsidR="00000000" w:rsidDel="00000000" w:rsidP="00000000" w:rsidRDefault="00000000" w:rsidRPr="00000000" w14:paraId="00000072">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141618"/>
          <w:sz w:val="24"/>
          <w:szCs w:val="24"/>
        </w:rPr>
        <w:drawing>
          <wp:inline distB="114300" distT="114300" distL="114300" distR="114300">
            <wp:extent cx="5731200" cy="1028700"/>
            <wp:effectExtent b="0" l="0" r="0" t="0"/>
            <wp:docPr id="52"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color w:val="141618"/>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True</w:t>
      </w:r>
    </w:p>
    <w:p w:rsidR="00000000" w:rsidDel="00000000" w:rsidP="00000000" w:rsidRDefault="00000000" w:rsidRPr="00000000" w14:paraId="0000007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Q22.  True or False: Your role as the project manager during quality control is to implement the quality management plan using the appropriate tools and techniques, in order to ensure that work is being performed according to required quality standards</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003300"/>
            <wp:effectExtent b="0" l="0" r="0" t="0"/>
            <wp:docPr id="63"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Q23.  True or false, a project manager spend most of his/her time communicating</w:t>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48200" cy="895350"/>
            <wp:effectExtent b="0" l="0" r="0" t="0"/>
            <wp:docPr id="64" name="image59.png"/>
            <a:graphic>
              <a:graphicData uri="http://schemas.openxmlformats.org/drawingml/2006/picture">
                <pic:pic>
                  <pic:nvPicPr>
                    <pic:cNvPr id="0" name="image59.png"/>
                    <pic:cNvPicPr preferRelativeResize="0"/>
                  </pic:nvPicPr>
                  <pic:blipFill>
                    <a:blip r:embed="rId32"/>
                    <a:srcRect b="0" l="0" r="0" t="0"/>
                    <a:stretch>
                      <a:fillRect/>
                    </a:stretch>
                  </pic:blipFill>
                  <pic:spPr>
                    <a:xfrm>
                      <a:off x="0" y="0"/>
                      <a:ext cx="46482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7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Q24.  True or False: Performance reporting aims to inform stakeholders how resources are being used to achieve the project's objectives.</w:t>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76300"/>
            <wp:effectExtent b="0" l="0" r="0" t="0"/>
            <wp:docPr id="35"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True</w:t>
      </w:r>
    </w:p>
    <w:p w:rsidR="00000000" w:rsidDel="00000000" w:rsidP="00000000" w:rsidRDefault="00000000" w:rsidRPr="00000000" w14:paraId="00000083">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Q25.  True or False: If "develop online modules" needs to begin before "review online modules" can begin, that is called a start to start relationship.</w:t>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14400"/>
            <wp:effectExtent b="0" l="0" r="0" t="0"/>
            <wp:docPr id="47"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True</w:t>
      </w:r>
    </w:p>
    <w:p w:rsidR="00000000" w:rsidDel="00000000" w:rsidP="00000000" w:rsidRDefault="00000000" w:rsidRPr="00000000" w14:paraId="00000087">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Q26.  True or False: A Work Breakdown Structure (WBS) is a deliverable-oriented hierarchical decomposition of the work to be executed by the project team.</w:t>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14400"/>
            <wp:effectExtent b="0" l="0" r="0" t="0"/>
            <wp:docPr id="4"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team -&gt; true</w:t>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 -&gt; false</w:t>
      </w:r>
    </w:p>
    <w:p w:rsidR="00000000" w:rsidDel="00000000" w:rsidP="00000000" w:rsidRDefault="00000000" w:rsidRPr="00000000" w14:paraId="0000008C">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8D">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Q27.  True or False: Project Human Resource Management includes the processes that organize, manage, and lead the project team.</w:t>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76300"/>
            <wp:effectExtent b="0" l="0" r="0" t="0"/>
            <wp:docPr id="46"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93">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Q28 .True or False: Conflict management is the process by which the project manager uses appropriate managerial techniques to deal with the inevitable disagreements that develop among those working toward project accomplishment.</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168400"/>
            <wp:effectExtent b="0" l="0" r="0" t="0"/>
            <wp:docPr id="45"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5731200" cy="1168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7">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98">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Q29 : True or False: Project scope statement is better to define inclusions (in-scope items) than identify only exclusions (out of scope items).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901700"/>
            <wp:effectExtent b="0" l="0" r="0" t="0"/>
            <wp:docPr id="24"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731200" cy="901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B. True</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Q30 :  True or False: Your project might pay more in order to reduce the schedule when using Crashing approach, but that is not often true if using Fast Tracking approach.</w:t>
      </w: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61" name="image58.png"/>
            <a:graphic>
              <a:graphicData uri="http://schemas.openxmlformats.org/drawingml/2006/picture">
                <pic:pic>
                  <pic:nvPicPr>
                    <pic:cNvPr id="0" name="image58.png"/>
                    <pic:cNvPicPr preferRelativeResize="0"/>
                  </pic:nvPicPr>
                  <pic:blipFill>
                    <a:blip r:embed="rId39"/>
                    <a:srcRect b="0" l="0" r="0" t="0"/>
                    <a:stretch>
                      <a:fillRect/>
                    </a:stretch>
                  </pic:blipFill>
                  <pic:spPr>
                    <a:xfrm>
                      <a:off x="0" y="0"/>
                      <a:ext cx="5731200" cy="825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A. True</w:t>
      </w:r>
    </w:p>
    <w:p w:rsidR="00000000" w:rsidDel="00000000" w:rsidP="00000000" w:rsidRDefault="00000000" w:rsidRPr="00000000" w14:paraId="0000009C">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Q31. True or False: Product quality focuses on the goods and services.</w:t>
      </w:r>
      <w:r w:rsidDel="00000000" w:rsidR="00000000" w:rsidRPr="00000000">
        <w:rPr>
          <w:rFonts w:ascii="Times New Roman" w:cs="Times New Roman" w:eastAsia="Times New Roman" w:hAnsi="Times New Roman"/>
          <w:b w:val="1"/>
          <w:bCs w:val="1"/>
          <w:color w:val="ff0000"/>
          <w:sz w:val="24"/>
          <w:szCs w:val="24"/>
          <w:rtl w:val="0"/>
        </w:rPr>
        <w:br w:type="textWrapping"/>
      </w:r>
      <w:r w:rsidDel="00000000" w:rsidR="00000000" w:rsidRPr="00000000">
        <w:rPr>
          <w:rFonts w:ascii="Times New Roman" w:cs="Times New Roman" w:eastAsia="Times New Roman" w:hAnsi="Times New Roman"/>
          <w:b w:val="1"/>
          <w:bCs w:val="1"/>
          <w:color w:val="ff0000"/>
          <w:sz w:val="24"/>
          <w:szCs w:val="24"/>
        </w:rPr>
        <w:drawing>
          <wp:inline distB="114300" distT="114300" distL="114300" distR="114300">
            <wp:extent cx="3724275" cy="752475"/>
            <wp:effectExtent b="0" l="0" r="0" t="0"/>
            <wp:docPr id="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3724275" cy="752475"/>
                    </a:xfrm>
                    <a:prstGeom prst="rect"/>
                    <a:ln/>
                  </pic:spPr>
                </pic:pic>
              </a:graphicData>
            </a:graphic>
          </wp:inline>
        </w:drawing>
      </w:r>
      <w:r w:rsidDel="00000000" w:rsidR="00000000" w:rsidRPr="00000000">
        <w:rPr>
          <w:rFonts w:ascii="Times New Roman" w:cs="Times New Roman" w:eastAsia="Times New Roman" w:hAnsi="Times New Roman"/>
          <w:b w:val="1"/>
          <w:bCs w:val="1"/>
          <w:color w:val="ff0000"/>
          <w:sz w:val="24"/>
          <w:szCs w:val="24"/>
          <w:rtl w:val="0"/>
        </w:rPr>
        <w:br w:type="textWrapping"/>
        <w:t xml:space="preserve">B. True</w:t>
      </w:r>
    </w:p>
    <w:p w:rsidR="00000000" w:rsidDel="00000000" w:rsidP="00000000" w:rsidRDefault="00000000" w:rsidRPr="00000000" w14:paraId="0000009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Product =&gt; True</w:t>
        <w:br w:type="textWrapping"/>
        <w:t xml:space="preserve">Project =&gt;False</w:t>
      </w:r>
    </w:p>
    <w:p w:rsidR="00000000" w:rsidDel="00000000" w:rsidP="00000000" w:rsidRDefault="00000000" w:rsidRPr="00000000" w14:paraId="0000009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Q32. True or False: The Project Budget is equal to the Cost Baseline budget plus Management Reserve.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514975" cy="809625"/>
            <wp:effectExtent b="0" l="0" r="0" t="0"/>
            <wp:docPr id="59"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5514975" cy="809625"/>
                    </a:xfrm>
                    <a:prstGeom prst="rect"/>
                    <a:ln/>
                  </pic:spPr>
                </pic:pic>
              </a:graphicData>
            </a:graphic>
          </wp:inline>
        </w:drawing>
      </w:r>
      <w:r w:rsidDel="00000000" w:rsidR="00000000" w:rsidRPr="00000000">
        <w:rPr>
          <w:rFonts w:ascii="Times New Roman" w:cs="Times New Roman" w:eastAsia="Times New Roman" w:hAnsi="Times New Roman"/>
          <w:b w:val="1"/>
          <w:bCs w:val="1"/>
          <w:color w:val="ff0000"/>
          <w:sz w:val="24"/>
          <w:szCs w:val="24"/>
          <w:rtl w:val="0"/>
        </w:rPr>
        <w:br w:type="textWrapping"/>
        <w:t xml:space="preserve">A. True</w:t>
      </w:r>
    </w:p>
    <w:p w:rsidR="00000000" w:rsidDel="00000000" w:rsidP="00000000" w:rsidRDefault="00000000" w:rsidRPr="00000000" w14:paraId="000000A1">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Q33. True or False: The Forward Pass is used through the activities to determine the critical path &amp; available float of the project.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977900"/>
            <wp:effectExtent b="0" l="0" r="0" t="0"/>
            <wp:docPr id="38"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731200" cy="977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ff0000"/>
          <w:sz w:val="24"/>
          <w:szCs w:val="24"/>
          <w:rtl w:val="0"/>
        </w:rPr>
        <w:t xml:space="preserve">A. </w:t>
      </w:r>
      <w:del w:author="An Phuoc Dao" w:id="1" w:date="2025-08-15T09:08:28Z">
        <w:commentRangeStart w:id="0"/>
        <w:r w:rsidDel="00000000" w:rsidR="00000000" w:rsidRPr="00000000">
          <w:rPr>
            <w:rFonts w:ascii="Times New Roman" w:cs="Times New Roman" w:eastAsia="Times New Roman" w:hAnsi="Times New Roman"/>
            <w:b w:val="1"/>
            <w:bCs w:val="1"/>
            <w:color w:val="ff0000"/>
            <w:sz w:val="24"/>
            <w:szCs w:val="24"/>
            <w:rtl w:val="0"/>
          </w:rPr>
          <w:delText xml:space="preserve">True</w:delText>
        </w:r>
      </w:del>
      <w:ins w:author="An Phuoc Dao" w:id="1" w:date="2025-08-15T09:08:28Z">
        <w:commentRangeEnd w:id="0"/>
        <w:r w:rsidDel="00000000" w:rsidR="00000000" w:rsidRPr="00000000">
          <w:commentReference w:id="0"/>
        </w:r>
        <w:r w:rsidDel="00000000" w:rsidR="00000000" w:rsidRPr="00000000">
          <w:rPr>
            <w:rFonts w:ascii="Times New Roman" w:cs="Times New Roman" w:eastAsia="Times New Roman" w:hAnsi="Times New Roman"/>
            <w:b w:val="1"/>
            <w:bCs w:val="1"/>
            <w:color w:val="ff0000"/>
            <w:sz w:val="24"/>
            <w:szCs w:val="24"/>
            <w:rtl w:val="0"/>
          </w:rPr>
          <w:t xml:space="preserve"> False</w:t>
        </w:r>
      </w:ins>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Q34. True or False: When it comes to projects, the emphasis is on strategic quality management. Quality is not an accident, quality is part of the plan, and quality is everyone's job.</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901700"/>
            <wp:effectExtent b="0" l="0" r="0" t="0"/>
            <wp:docPr id="21"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731200" cy="901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ff0000"/>
          <w:sz w:val="24"/>
          <w:szCs w:val="24"/>
          <w:rtl w:val="0"/>
        </w:rPr>
        <w:t xml:space="preserve">B. True</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Q35- True or False: The danger of estimating using the same parametric model is the no longer applicable of historical data.</w:t>
      </w:r>
    </w:p>
    <w:p w:rsidR="00000000" w:rsidDel="00000000" w:rsidP="00000000" w:rsidRDefault="00000000" w:rsidRPr="00000000" w14:paraId="000000AC">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141618"/>
          <w:sz w:val="24"/>
          <w:szCs w:val="24"/>
          <w:rtl w:val="0"/>
        </w:rPr>
        <w:t xml:space="preserve">I</w:t>
      </w:r>
    </w:p>
    <w:p w:rsidR="00000000" w:rsidDel="00000000" w:rsidP="00000000" w:rsidRDefault="00000000" w:rsidRPr="00000000" w14:paraId="000000AD">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141618"/>
          <w:sz w:val="24"/>
          <w:szCs w:val="24"/>
        </w:rPr>
        <w:drawing>
          <wp:inline distB="114300" distT="114300" distL="114300" distR="114300">
            <wp:extent cx="5731200" cy="977900"/>
            <wp:effectExtent b="0" l="0" r="0" t="0"/>
            <wp:docPr id="71" name="image68.png"/>
            <a:graphic>
              <a:graphicData uri="http://schemas.openxmlformats.org/drawingml/2006/picture">
                <pic:pic>
                  <pic:nvPicPr>
                    <pic:cNvPr id="0" name="image68.png"/>
                    <pic:cNvPicPr preferRelativeResize="0"/>
                  </pic:nvPicPr>
                  <pic:blipFill>
                    <a:blip r:embed="rId44"/>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True</w:t>
      </w:r>
    </w:p>
    <w:p w:rsidR="00000000" w:rsidDel="00000000" w:rsidP="00000000" w:rsidRDefault="00000000" w:rsidRPr="00000000" w14:paraId="000000AF">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color w:val="141618"/>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Q36  : True or False: When you choose to transfer your project risk to a third party, it will definitely rise to secondary risk.</w:t>
      </w:r>
    </w:p>
    <w:p w:rsidR="00000000" w:rsidDel="00000000" w:rsidP="00000000" w:rsidRDefault="00000000" w:rsidRPr="00000000" w14:paraId="000000B2">
      <w:pPr>
        <w:rPr>
          <w:rFonts w:ascii="Times New Roman" w:cs="Times New Roman" w:eastAsia="Times New Roman" w:hAnsi="Times New Roman"/>
          <w:color w:val="141618"/>
          <w:sz w:val="24"/>
          <w:szCs w:val="24"/>
        </w:rPr>
      </w:pPr>
      <w:r w:rsidDel="00000000" w:rsidR="00000000" w:rsidRPr="00000000">
        <w:rPr>
          <w:rFonts w:ascii="Times New Roman" w:cs="Times New Roman" w:eastAsia="Times New Roman" w:hAnsi="Times New Roman"/>
          <w:color w:val="141618"/>
          <w:sz w:val="24"/>
          <w:szCs w:val="24"/>
        </w:rPr>
        <w:drawing>
          <wp:inline distB="114300" distT="114300" distL="114300" distR="114300">
            <wp:extent cx="5731200" cy="1651000"/>
            <wp:effectExtent b="0" l="0" r="0" t="0"/>
            <wp:docPr id="75" name="image74.png"/>
            <a:graphic>
              <a:graphicData uri="http://schemas.openxmlformats.org/drawingml/2006/picture">
                <pic:pic>
                  <pic:nvPicPr>
                    <pic:cNvPr id="0" name="image74.png"/>
                    <pic:cNvPicPr preferRelativeResize="0"/>
                  </pic:nvPicPr>
                  <pic:blipFill>
                    <a:blip r:embed="rId45"/>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141618"/>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w:t>
      </w:r>
      <w:del w:author="Nguyen Thi Kim Tien (K17_CT)" w:id="2" w:date="2025-05-07T14:17:20Z">
        <w:r w:rsidDel="00000000" w:rsidR="00000000" w:rsidRPr="00000000">
          <w:rPr>
            <w:rFonts w:ascii="Times New Roman" w:cs="Times New Roman" w:eastAsia="Times New Roman" w:hAnsi="Times New Roman"/>
            <w:b w:val="1"/>
            <w:bCs w:val="1"/>
            <w:color w:val="ff0000"/>
            <w:sz w:val="24"/>
            <w:szCs w:val="24"/>
            <w:rtl w:val="0"/>
          </w:rPr>
          <w:delText xml:space="preserve">True</w:delText>
        </w:r>
      </w:del>
      <w:ins w:author="Nguyen Thi Kim Tien (K17_CT)" w:id="2" w:date="2025-05-07T14:17:20Z">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Change w:author="Nguyen Thi Kim Tien (K17_CT)" w:id="3" w:date="2025-05-07T14:17:20Z">
              <w:rPr>
                <w:rFonts w:ascii="Times New Roman" w:cs="Times New Roman" w:eastAsia="Times New Roman" w:hAnsi="Times New Roman"/>
                <w:b w:val="1"/>
                <w:bCs w:val="1"/>
                <w:color w:val="ff0000"/>
                <w:sz w:val="24"/>
                <w:szCs w:val="24"/>
              </w:rPr>
            </w:rPrChange>
          </w:rPr>
          <w:t xml:space="preserve">False chư </w:t>
        </w:r>
      </w:ins>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Q37 True or False: Your role as the project manager during quality assurance is to implement the quality management plan using the appropriate tools and techniques, in order to ensure that work is being performed according to required quality standards</w:t>
      </w:r>
    </w:p>
    <w:p w:rsidR="00000000" w:rsidDel="00000000" w:rsidP="00000000" w:rsidRDefault="00000000" w:rsidRPr="00000000" w14:paraId="000000B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39800"/>
            <wp:effectExtent b="0" l="0" r="0" t="0"/>
            <wp:docPr id="7"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BB">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Q38 True or False: Authority means you have the right to apply resources, make decisions and give approvals.</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00100"/>
            <wp:effectExtent b="0" l="0" r="0" t="0"/>
            <wp:docPr id="72" name="image73.png"/>
            <a:graphic>
              <a:graphicData uri="http://schemas.openxmlformats.org/drawingml/2006/picture">
                <pic:pic>
                  <pic:nvPicPr>
                    <pic:cNvPr id="0" name="image73.png"/>
                    <pic:cNvPicPr preferRelativeResize="0"/>
                  </pic:nvPicPr>
                  <pic:blipFill>
                    <a:blip r:embed="rId47"/>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True</w:t>
      </w:r>
    </w:p>
    <w:p w:rsidR="00000000" w:rsidDel="00000000" w:rsidP="00000000" w:rsidRDefault="00000000" w:rsidRPr="00000000" w14:paraId="000000C0">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Q39 True or False: Project Cost Management processes aim to help the project can be completed within the approved budget.</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65200"/>
            <wp:effectExtent b="0" l="0" r="0" t="0"/>
            <wp:docPr id="9"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True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rPr>
      </w:pPr>
      <w:r w:rsidDel="00000000" w:rsidR="00000000" w:rsidRPr="00000000">
        <w:rPr>
          <w:rFonts w:ascii="Times New Roman" w:cs="Times New Roman" w:eastAsia="Times New Roman" w:hAnsi="Times New Roman"/>
          <w:b w:val="1"/>
          <w:bCs w:val="1"/>
          <w:sz w:val="24"/>
          <w:szCs w:val="24"/>
          <w:rtl w:val="0"/>
        </w:rPr>
        <w:t xml:space="preserve">Q40</w:t>
      </w:r>
      <w:r w:rsidDel="00000000" w:rsidR="00000000" w:rsidRPr="00000000">
        <w:rPr>
          <w:b w:val="1"/>
          <w:bCs w:val="1"/>
          <w:color w:val="1a1d28"/>
          <w:sz w:val="24"/>
          <w:szCs w:val="24"/>
          <w:rtl w:val="0"/>
        </w:rPr>
        <w:t xml:space="preserve">  - True or False: Earned value integrates quality, scope and schedule and uses monetary values to assess project status.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0C6">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b w:val="1"/>
          <w:bCs w:val="1"/>
          <w:color w:val="1a1d28"/>
          <w:sz w:val="24"/>
          <w:szCs w:val="24"/>
          <w:highlight w:val="white"/>
          <w:rtl w:val="0"/>
        </w:rPr>
        <w:t xml:space="preserve">Q41 True or False: The Project Charter is a document that formally authorizes the existence of a project. It also document initial requirements that satisfy the stakeholder's needs and expectations.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ff0000"/>
          <w:sz w:val="60"/>
          <w:szCs w:val="60"/>
          <w:highlight w:val="yellow"/>
        </w:rPr>
      </w:pPr>
      <w:r w:rsidDel="00000000" w:rsidR="00000000" w:rsidRPr="00000000">
        <w:rPr>
          <w:color w:val="ff0000"/>
          <w:sz w:val="24"/>
          <w:szCs w:val="24"/>
          <w:highlight w:val="white"/>
          <w:rtl w:val="0"/>
        </w:rPr>
        <w:t xml:space="preserve">B. True</w:t>
      </w:r>
      <w:r w:rsidDel="00000000" w:rsidR="00000000" w:rsidRPr="00000000">
        <w:rPr>
          <w:rtl w:val="0"/>
        </w:rPr>
      </w:r>
    </w:p>
    <w:p w:rsidR="00000000" w:rsidDel="00000000" w:rsidP="00000000" w:rsidRDefault="00000000" w:rsidRPr="00000000" w14:paraId="000000CD">
      <w:pPr>
        <w:pStyle w:val="Title"/>
        <w:rPr>
          <w:rFonts w:ascii="Times New Roman" w:cs="Times New Roman" w:eastAsia="Times New Roman" w:hAnsi="Times New Roman"/>
          <w:color w:val="ff0000"/>
          <w:sz w:val="60"/>
          <w:szCs w:val="60"/>
          <w:highlight w:val="yellow"/>
        </w:rPr>
      </w:pPr>
      <w:bookmarkStart w:colFirst="0" w:colLast="0" w:name="_7haamgfo5vx9" w:id="7"/>
      <w:bookmarkEnd w:id="7"/>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b w:val="1"/>
          <w:bCs w:val="1"/>
          <w:color w:val="1a1d28"/>
          <w:sz w:val="24"/>
          <w:szCs w:val="24"/>
          <w:highlight w:val="white"/>
          <w:rtl w:val="0"/>
        </w:rPr>
        <w:t xml:space="preserve">Q42 True or False: Using bottom-up estimating techniques when the detail is available and the accuracy is needed.</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br w:type="textWrapping"/>
        <w:br w:type="textWrapping"/>
      </w:r>
      <w:r w:rsidDel="00000000" w:rsidR="00000000" w:rsidRPr="00000000">
        <w:rPr>
          <w:b w:val="1"/>
          <w:bCs w:val="1"/>
          <w:color w:val="1a1d28"/>
          <w:sz w:val="24"/>
          <w:szCs w:val="24"/>
          <w:highlight w:val="white"/>
          <w:rtl w:val="0"/>
        </w:rPr>
        <w:t xml:space="preserve">Q43 True or False: The sender is responsible to make the information clear, complete, and appropriate to the needs of the receiver. The receiver is responsible to provide feedback to acknowledge that the message has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b w:val="1"/>
          <w:bCs w:val="1"/>
          <w:color w:val="1a1d28"/>
          <w:sz w:val="24"/>
          <w:szCs w:val="24"/>
          <w:highlight w:val="white"/>
          <w:rtl w:val="0"/>
        </w:rPr>
        <w:t xml:space="preserve">been received and understood.</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color w:val="1a1d28"/>
          <w:sz w:val="24"/>
          <w:szCs w:val="24"/>
          <w:highlight w:val="white"/>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b w:val="1"/>
          <w:bCs w:val="1"/>
          <w:color w:val="1a1d28"/>
          <w:sz w:val="24"/>
          <w:szCs w:val="24"/>
          <w:highlight w:val="white"/>
          <w:rtl w:val="0"/>
        </w:rPr>
        <w:t xml:space="preserve">Q44 True or False: Your role as the project manager during quality assurance is to work with a quality assurance manager who will create a test plan and test cases which will be used to test the product you are creating in order to prevent defects from reaching your customer.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rPr>
      </w:pPr>
      <w:r w:rsidDel="00000000" w:rsidR="00000000" w:rsidRPr="00000000">
        <w:rPr>
          <w:rtl w:val="0"/>
        </w:rPr>
      </w:r>
    </w:p>
    <w:p w:rsidR="00000000" w:rsidDel="00000000" w:rsidP="00000000" w:rsidRDefault="00000000" w:rsidRPr="00000000" w14:paraId="000000DB">
      <w:pPr>
        <w:pStyle w:val="Title"/>
        <w:rPr>
          <w:rFonts w:ascii="Times New Roman" w:cs="Times New Roman" w:eastAsia="Times New Roman" w:hAnsi="Times New Roman"/>
          <w:sz w:val="24"/>
          <w:szCs w:val="24"/>
        </w:rPr>
      </w:pPr>
      <w:bookmarkStart w:colFirst="0" w:colLast="0" w:name="_t7uzl6neixnf" w:id="8"/>
      <w:bookmarkEnd w:id="8"/>
      <w:r w:rsidDel="00000000" w:rsidR="00000000" w:rsidRPr="00000000">
        <w:rPr>
          <w:rFonts w:ascii="Times New Roman" w:cs="Times New Roman" w:eastAsia="Times New Roman" w:hAnsi="Times New Roman"/>
          <w:color w:val="ff0000"/>
          <w:sz w:val="60"/>
          <w:szCs w:val="60"/>
          <w:highlight w:val="yellow"/>
          <w:rtl w:val="0"/>
        </w:rPr>
        <w:t xml:space="preserve">FALSE</w:t>
      </w:r>
      <w:r w:rsidDel="00000000" w:rsidR="00000000" w:rsidRPr="00000000">
        <w:rPr>
          <w:rFonts w:ascii="Times New Roman" w:cs="Times New Roman" w:eastAsia="Times New Roman" w:hAnsi="Times New Roman"/>
          <w:sz w:val="60"/>
          <w:szCs w:val="60"/>
          <w:highlight w:val="yellow"/>
          <w:rtl w:val="0"/>
        </w:rPr>
        <w:t xml:space="preserve">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w:t>
      </w:r>
      <w:r w:rsidDel="00000000" w:rsidR="00000000" w:rsidRPr="00000000">
        <w:rPr>
          <w:rFonts w:ascii="Times New Roman" w:cs="Times New Roman" w:eastAsia="Times New Roman" w:hAnsi="Times New Roman"/>
          <w:b w:val="1"/>
          <w:bCs w:val="1"/>
          <w:sz w:val="24"/>
          <w:szCs w:val="24"/>
          <w:rtl w:val="0"/>
        </w:rPr>
        <w:t xml:space="preserve">: True or False: Project quality focuses on the goods and services.</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2825" cy="333375"/>
            <wp:effectExtent b="0" l="0" r="0" t="0"/>
            <wp:docPr id="22"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35528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04875" cy="476250"/>
            <wp:effectExtent b="0" l="0" r="0" t="0"/>
            <wp:docPr id="26"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904875" cy="476250"/>
                    </a:xfrm>
                    <a:prstGeom prst="rect"/>
                    <a:ln/>
                  </pic:spPr>
                </pic:pic>
              </a:graphicData>
            </a:graphic>
          </wp:inline>
        </w:drawing>
      </w:r>
      <w:r w:rsidDel="00000000" w:rsidR="00000000" w:rsidRPr="00000000">
        <w:rPr>
          <w:rFonts w:ascii="Times New Roman" w:cs="Times New Roman" w:eastAsia="Times New Roman" w:hAnsi="Times New Roman"/>
          <w:color w:val="ff0000"/>
          <w:sz w:val="24"/>
          <w:szCs w:val="24"/>
          <w:rtl w:val="0"/>
        </w:rPr>
        <w:br w:type="textWrapping"/>
        <w:t xml:space="preserve">A. False</w:t>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Q2</w:t>
      </w:r>
      <w:r w:rsidDel="00000000" w:rsidR="00000000" w:rsidRPr="00000000">
        <w:rPr>
          <w:rFonts w:ascii="Times New Roman" w:cs="Times New Roman" w:eastAsia="Times New Roman" w:hAnsi="Times New Roman"/>
          <w:b w:val="1"/>
          <w:bCs w:val="1"/>
          <w:sz w:val="24"/>
          <w:szCs w:val="24"/>
          <w:rtl w:val="0"/>
        </w:rPr>
        <w:t xml:space="preserve">:  True or False: Quality management is the job done by project manager himself/herself to determine quality policies, objectives, and responsibilities so that the project will satisfy the needs for which it was undertaken</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7200"/>
            <wp:effectExtent b="0" l="0" r="0" t="0"/>
            <wp:docPr id="31"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95325" cy="514350"/>
            <wp:effectExtent b="0" l="0" r="0" t="0"/>
            <wp:docPr id="58" name="image62.png"/>
            <a:graphic>
              <a:graphicData uri="http://schemas.openxmlformats.org/drawingml/2006/picture">
                <pic:pic>
                  <pic:nvPicPr>
                    <pic:cNvPr id="0" name="image62.png"/>
                    <pic:cNvPicPr preferRelativeResize="0"/>
                  </pic:nvPicPr>
                  <pic:blipFill>
                    <a:blip r:embed="rId52"/>
                    <a:srcRect b="0" l="0" r="0" t="0"/>
                    <a:stretch>
                      <a:fillRect/>
                    </a:stretch>
                  </pic:blipFill>
                  <pic:spPr>
                    <a:xfrm>
                      <a:off x="0" y="0"/>
                      <a:ext cx="6953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Q3. True or False: The Crashing is the approach to re-plan the work and try to perform more overlapping sequential activities to be in parallel.</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381000"/>
            <wp:effectExtent b="0" l="0" r="0" t="0"/>
            <wp:docPr id="14"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6197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47725" cy="533400"/>
            <wp:effectExtent b="0" l="0" r="0" t="0"/>
            <wp:docPr id="34"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847725" cy="533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0E6">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True or False: The Project Budget is equal to only the Cost Baseline budget.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495800" cy="457200"/>
            <wp:effectExtent b="0" l="0" r="0" t="0"/>
            <wp:docPr id="44"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4495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38200" cy="495300"/>
            <wp:effectExtent b="0" l="0" r="0" t="0"/>
            <wp:docPr id="55"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838200" cy="495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ff0000"/>
          <w:sz w:val="24"/>
          <w:szCs w:val="24"/>
          <w:rtl w:val="0"/>
        </w:rPr>
        <w:t xml:space="preserve">B. False</w:t>
      </w:r>
    </w:p>
    <w:p w:rsidR="00000000" w:rsidDel="00000000" w:rsidP="00000000" w:rsidRDefault="00000000" w:rsidRPr="00000000" w14:paraId="000000E9">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True or False: In the context of a project, change is always a bad thing.</w:t>
      </w:r>
    </w:p>
    <w:p w:rsidR="00000000" w:rsidDel="00000000" w:rsidP="00000000" w:rsidRDefault="00000000" w:rsidRPr="00000000" w14:paraId="000000E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52925" cy="1028700"/>
            <wp:effectExtent b="0" l="0" r="0" t="0"/>
            <wp:docPr id="16"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43529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False</w:t>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  True or False: If "review online modules" needs to begin before "develop online modules" can finish, that is called a start to finish relationship.</w:t>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65200"/>
            <wp:effectExtent b="0" l="0" r="0" t="0"/>
            <wp:docPr id="67" name="image67.png"/>
            <a:graphic>
              <a:graphicData uri="http://schemas.openxmlformats.org/drawingml/2006/picture">
                <pic:pic>
                  <pic:nvPicPr>
                    <pic:cNvPr id="0" name="image67.png"/>
                    <pic:cNvPicPr preferRelativeResize="0"/>
                  </pic:nvPicPr>
                  <pic:blipFill>
                    <a:blip r:embed="rId5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False</w:t>
      </w:r>
    </w:p>
    <w:p w:rsidR="00000000" w:rsidDel="00000000" w:rsidP="00000000" w:rsidRDefault="00000000" w:rsidRPr="00000000" w14:paraId="000000F2">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  True or False: The Fast Tracking is the approach to add more resources (labor, overtime, etc.) into the activities to reduce their durations.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39800"/>
            <wp:effectExtent b="0" l="0" r="0" t="0"/>
            <wp:docPr id="20"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False</w:t>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True or False: Using top-down estimating techniques when the detail is available and the accuracy is needed.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73100"/>
            <wp:effectExtent b="0" l="0" r="0" t="0"/>
            <wp:docPr id="1"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False</w:t>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True or False: Earned value integrates schedule, budget and quality and uses monetary values to assess project status.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117600"/>
            <wp:effectExtent b="0" l="0" r="0" t="0"/>
            <wp:docPr id="69" name="image70.png"/>
            <a:graphic>
              <a:graphicData uri="http://schemas.openxmlformats.org/drawingml/2006/picture">
                <pic:pic>
                  <pic:nvPicPr>
                    <pic:cNvPr id="0" name="image70.png"/>
                    <pic:cNvPicPr preferRelativeResize="0"/>
                  </pic:nvPicPr>
                  <pic:blipFill>
                    <a:blip r:embed="rId61"/>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0F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Earned Value Management (EVM) integrates schedule and budget, but it does not directly incorporate quality into its calculations. EVM focuses on assessing project performance by comparing the planned value (PV), earned value (EV), and actual cost (AC). These metrics are used to evaluate the project's cost and schedule performance, but not its quality. Therefore, the statement is False.</w:t>
      </w:r>
    </w:p>
    <w:p w:rsidR="00000000" w:rsidDel="00000000" w:rsidP="00000000" w:rsidRDefault="00000000" w:rsidRPr="00000000" w14:paraId="000000FB">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  True or False: Product quality focuses on the project management processes used to meet project </w:t>
      </w:r>
      <w:r w:rsidDel="00000000" w:rsidR="00000000" w:rsidRPr="00000000">
        <w:rPr>
          <w:rFonts w:ascii="Times New Roman" w:cs="Times New Roman" w:eastAsia="Times New Roman" w:hAnsi="Times New Roman"/>
          <w:b w:val="1"/>
          <w:bCs w:val="1"/>
          <w:color w:val="1a1d28"/>
          <w:sz w:val="24"/>
          <w:szCs w:val="24"/>
          <w:highlight w:val="white"/>
          <w:rtl w:val="0"/>
        </w:rPr>
        <w:t xml:space="preserve">objectives</w: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12800"/>
            <wp:effectExtent b="0" l="0" r="0" t="0"/>
            <wp:docPr id="51"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0FF">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True or False: Your role as the project manager during quality control is to work with a representative of quality control department who will create a test plan and test cases which will be used to test the product you are creating in order to prevent defects from reaching your customer.</w:t>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76300"/>
            <wp:effectExtent b="0" l="0" r="0" t="0"/>
            <wp:docPr id="74" name="image65.png"/>
            <a:graphic>
              <a:graphicData uri="http://schemas.openxmlformats.org/drawingml/2006/picture">
                <pic:pic>
                  <pic:nvPicPr>
                    <pic:cNvPr id="0" name="image65.png"/>
                    <pic:cNvPicPr preferRelativeResize="0"/>
                  </pic:nvPicPr>
                  <pic:blipFill>
                    <a:blip r:embed="rId63"/>
                    <a:srcRect b="0" l="0" r="0" t="0"/>
                    <a:stretch>
                      <a:fillRect/>
                    </a:stretch>
                  </pic:blipFill>
                  <pic:spPr>
                    <a:xfrm>
                      <a:off x="0" y="0"/>
                      <a:ext cx="5731200" cy="876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3">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104">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True or False: The term resources only refers to people, it does not include money or materials or equipment.</w:t>
      </w:r>
    </w:p>
    <w:p w:rsidR="00000000" w:rsidDel="00000000" w:rsidP="00000000" w:rsidRDefault="00000000" w:rsidRPr="00000000" w14:paraId="000001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60400"/>
            <wp:effectExtent b="0" l="0" r="0" t="0"/>
            <wp:docPr id="43"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False</w:t>
      </w:r>
    </w:p>
    <w:p w:rsidR="00000000" w:rsidDel="00000000" w:rsidP="00000000" w:rsidRDefault="00000000" w:rsidRPr="00000000" w14:paraId="00000108">
      <w:pPr>
        <w:rPr>
          <w:rFonts w:ascii="Times New Roman" w:cs="Times New Roman" w:eastAsia="Times New Roman" w:hAnsi="Times New Roman"/>
          <w:b w:val="1"/>
          <w:bCs w:val="1"/>
          <w:color w:val="ff0000"/>
          <w:sz w:val="24"/>
          <w:szCs w:val="24"/>
        </w:rPr>
      </w:pPr>
      <w:ins w:author="Nguyen Thieu Dinh" w:id="4" w:date="2025-04-27T23:01:16Z">
        <w:r w:rsidDel="00000000" w:rsidR="00000000" w:rsidRPr="00000000">
          <w:rPr>
            <w:rFonts w:ascii="Times New Roman" w:cs="Times New Roman" w:eastAsia="Times New Roman" w:hAnsi="Times New Roman"/>
            <w:b w:val="1"/>
            <w:bCs w:val="1"/>
            <w:color w:val="ff0000"/>
            <w:sz w:val="24"/>
            <w:szCs w:val="24"/>
            <w:rtl w:val="0"/>
          </w:rPr>
          <w:t xml:space="preserve">\ư</w:t>
        </w:r>
      </w:ins>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True or False: Performance reporting aims to inform stakeholders the good achievements of the project's objectives weekly or monthly.</w:t>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65200"/>
            <wp:effectExtent b="0" l="0" r="0" t="0"/>
            <wp:docPr id="53"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False</w:t>
      </w:r>
    </w:p>
    <w:p w:rsidR="00000000" w:rsidDel="00000000" w:rsidP="00000000" w:rsidRDefault="00000000" w:rsidRPr="00000000" w14:paraId="0000010C">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Explanation: Performance reporting is not solely about informing stakeholders about good achievements. It is about providing a comprehensive view of the project's performance, including progress, risks, issues, and any deviations from the plan, regardless of whether the results are positive or negative. This reporting typically occurs at regular intervals, such as weekly or monthly, and aims to ensure transparency and keep stakeholders informed about all aspects of the project.</w:t>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True or False: A positive risk is a threat; a negative risk is an opportunity.</w:t>
      </w:r>
    </w:p>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14825" cy="838200"/>
            <wp:effectExtent b="0" l="0" r="0" t="0"/>
            <wp:docPr id="30"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43148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True or False: The Project Sponsor is responsible for stakeholder expectations management.</w:t>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37437" cy="1033035"/>
            <wp:effectExtent b="0" l="0" r="0" t="0"/>
            <wp:docPr id="28"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6437437" cy="103303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114">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Q16  : True or False: Scope creep represents the situation that the changes are made with the proper process and authority. </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339415" cy="1501173"/>
            <wp:effectExtent b="0" l="0" r="0" t="0"/>
            <wp:docPr id="65" name="image72.png"/>
            <a:graphic>
              <a:graphicData uri="http://schemas.openxmlformats.org/drawingml/2006/picture">
                <pic:pic>
                  <pic:nvPicPr>
                    <pic:cNvPr id="0" name="image72.png"/>
                    <pic:cNvPicPr preferRelativeResize="0"/>
                  </pic:nvPicPr>
                  <pic:blipFill>
                    <a:blip r:embed="rId68"/>
                    <a:srcRect b="0" l="0" r="0" t="0"/>
                    <a:stretch>
                      <a:fillRect/>
                    </a:stretch>
                  </pic:blipFill>
                  <pic:spPr>
                    <a:xfrm>
                      <a:off x="0" y="0"/>
                      <a:ext cx="6339415" cy="150117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 False </w:t>
      </w:r>
    </w:p>
    <w:p w:rsidR="00000000" w:rsidDel="00000000" w:rsidP="00000000" w:rsidRDefault="00000000" w:rsidRPr="00000000" w14:paraId="0000011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141618"/>
          <w:sz w:val="24"/>
          <w:szCs w:val="24"/>
          <w:rtl w:val="0"/>
        </w:rPr>
        <w:t xml:space="preserve">Q17 : True or False: Unregulated changes allow for innovation and flexibility. Regulating changes causes a lack of creativity.</w: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308075" cy="1477473"/>
            <wp:effectExtent b="0" l="0" r="0" t="0"/>
            <wp:docPr id="27" name="image25.png"/>
            <a:graphic>
              <a:graphicData uri="http://schemas.openxmlformats.org/drawingml/2006/picture">
                <pic:pic>
                  <pic:nvPicPr>
                    <pic:cNvPr id="0" name="image25.png"/>
                    <pic:cNvPicPr preferRelativeResize="0"/>
                  </pic:nvPicPr>
                  <pic:blipFill>
                    <a:blip r:embed="rId69"/>
                    <a:srcRect b="0" l="0" r="0" t="0"/>
                    <a:stretch>
                      <a:fillRect/>
                    </a:stretch>
                  </pic:blipFill>
                  <pic:spPr>
                    <a:xfrm>
                      <a:off x="0" y="0"/>
                      <a:ext cx="6308075" cy="147747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 False</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Q18  True or False: Influence means you have the right to apply resources, make decisions and give approvals.</w:t>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38200"/>
            <wp:effectExtent b="0" l="0" r="0" t="0"/>
            <wp:docPr id="68" name="image69.png"/>
            <a:graphic>
              <a:graphicData uri="http://schemas.openxmlformats.org/drawingml/2006/picture">
                <pic:pic>
                  <pic:nvPicPr>
                    <pic:cNvPr id="0" name="image69.png"/>
                    <pic:cNvPicPr preferRelativeResize="0"/>
                  </pic:nvPicPr>
                  <pic:blipFill>
                    <a:blip r:embed="rId70"/>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False</w:t>
        <w:br w:type="textWrapping"/>
      </w:r>
      <w:r w:rsidDel="00000000" w:rsidR="00000000" w:rsidRPr="00000000">
        <w:rPr>
          <w:rFonts w:ascii="Times New Roman" w:cs="Times New Roman" w:eastAsia="Times New Roman" w:hAnsi="Times New Roman"/>
          <w:b w:val="1"/>
          <w:bCs w:val="1"/>
          <w:sz w:val="24"/>
          <w:szCs w:val="24"/>
          <w:rtl w:val="0"/>
        </w:rPr>
        <w:t xml:space="preserve">Q19.  True or False: Using bottom-up estimating techniques when activity durations or resource quantities are uncertain.</w:t>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52500"/>
            <wp:effectExtent b="0" l="0" r="0" t="0"/>
            <wp:docPr id="66" name="image63.png"/>
            <a:graphic>
              <a:graphicData uri="http://schemas.openxmlformats.org/drawingml/2006/picture">
                <pic:pic>
                  <pic:nvPicPr>
                    <pic:cNvPr id="0" name="image63.png"/>
                    <pic:cNvPicPr preferRelativeResize="0"/>
                  </pic:nvPicPr>
                  <pic:blipFill>
                    <a:blip r:embed="rId71"/>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False</w:t>
        <w:br w:type="textWrapping"/>
      </w:r>
      <w:r w:rsidDel="00000000" w:rsidR="00000000" w:rsidRPr="00000000">
        <w:rPr>
          <w:rFonts w:ascii="Times New Roman" w:cs="Times New Roman" w:eastAsia="Times New Roman" w:hAnsi="Times New Roman"/>
          <w:b w:val="1"/>
          <w:bCs w:val="1"/>
          <w:sz w:val="24"/>
          <w:szCs w:val="24"/>
          <w:rtl w:val="0"/>
        </w:rPr>
        <w:t xml:space="preserve">Q20  True or False: You should use parametric estimating when your historical information used to develop the model was qualitative and not readily quantifiable.</w:t>
      </w:r>
    </w:p>
    <w:p w:rsidR="00000000" w:rsidDel="00000000" w:rsidP="00000000" w:rsidRDefault="00000000" w:rsidRPr="00000000" w14:paraId="000001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01700"/>
            <wp:effectExtent b="0" l="0" r="0" t="0"/>
            <wp:docPr id="62" name="image60.png"/>
            <a:graphic>
              <a:graphicData uri="http://schemas.openxmlformats.org/drawingml/2006/picture">
                <pic:pic>
                  <pic:nvPicPr>
                    <pic:cNvPr id="0" name="image60.png"/>
                    <pic:cNvPicPr preferRelativeResize="0"/>
                  </pic:nvPicPr>
                  <pic:blipFill>
                    <a:blip r:embed="rId72"/>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False</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Q21  True or False: When you are concerned that your estimates might not be correct, especially if you think they are too low, you should pad the estimate and add extra.</w:t>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14400"/>
            <wp:effectExtent b="0" l="0" r="0" t="0"/>
            <wp:docPr id="39"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False</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Q22  True or False: The Process Improvement Plan is a component of the project management plan that details how project management and development processes are to be analyzed in order to identify how to reduce their value.</w:t>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079500"/>
            <wp:effectExtent b="0" l="0" r="0" t="0"/>
            <wp:docPr id="29"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5731200" cy="1079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color w:val="ff0000"/>
          <w:sz w:val="24"/>
          <w:szCs w:val="24"/>
          <w:rtl w:val="0"/>
        </w:rPr>
        <w:t xml:space="preserve">A. False</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Q23. True or False: A Project is defined as being unique and temporary, with an undefined start and finish.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657850" cy="742950"/>
            <wp:effectExtent b="0" l="0" r="0" t="0"/>
            <wp:docPr id="17"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5657850" cy="7429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B. False</w:t>
      </w:r>
    </w:p>
    <w:p w:rsidR="00000000" w:rsidDel="00000000" w:rsidP="00000000" w:rsidRDefault="00000000" w:rsidRPr="00000000" w14:paraId="00000127">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Q24 -True or False: The Backward Pass is used through the activities to determine the total duration of the project.</w:t>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Pr>
        <w:drawing>
          <wp:inline distB="114300" distT="114300" distL="114300" distR="114300">
            <wp:extent cx="5731200" cy="825500"/>
            <wp:effectExtent b="0" l="0" r="0" t="0"/>
            <wp:docPr id="6"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False</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Q25  True or False: If you want to identify who your stakeholders are, asking who will not be impacted by the product or service being created can be helpful.</w:t>
      </w:r>
    </w:p>
    <w:p w:rsidR="00000000" w:rsidDel="00000000" w:rsidP="00000000" w:rsidRDefault="00000000" w:rsidRPr="00000000" w14:paraId="000001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206500"/>
            <wp:effectExtent b="0" l="0" r="0" t="0"/>
            <wp:docPr id="48" name="image44.png"/>
            <a:graphic>
              <a:graphicData uri="http://schemas.openxmlformats.org/drawingml/2006/picture">
                <pic:pic>
                  <pic:nvPicPr>
                    <pic:cNvPr id="0" name="image44.png"/>
                    <pic:cNvPicPr preferRelativeResize="0"/>
                  </pic:nvPicPr>
                  <pic:blipFill>
                    <a:blip r:embed="rId7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A.False</w:t>
      </w:r>
    </w:p>
    <w:p w:rsidR="00000000" w:rsidDel="00000000" w:rsidP="00000000" w:rsidRDefault="00000000" w:rsidRPr="00000000" w14:paraId="0000012D">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Q26 True or False: The primary goal of project risk management is to maximize the likelihood and impact of negative events or threats and to minimize the likelihood and impact of positive events or opportunities</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90600"/>
            <wp:effectExtent b="0" l="0" r="0" t="0"/>
            <wp:docPr id="32" name="image32.png"/>
            <a:graphic>
              <a:graphicData uri="http://schemas.openxmlformats.org/drawingml/2006/picture">
                <pic:pic>
                  <pic:nvPicPr>
                    <pic:cNvPr id="0" name="image32.png"/>
                    <pic:cNvPicPr preferRelativeResize="0"/>
                  </pic:nvPicPr>
                  <pic:blipFill>
                    <a:blip r:embed="rId78"/>
                    <a:srcRect b="0" l="0" r="0" t="0"/>
                    <a:stretch>
                      <a:fillRect/>
                    </a:stretch>
                  </pic:blipFill>
                  <pic:spPr>
                    <a:xfrm>
                      <a:off x="0" y="0"/>
                      <a:ext cx="5731200" cy="990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Q27 True or False: Risk management is one-time process. You need to plan for all possible risks at the project beginning and then follow defined actions to control those risks until they are closed or cancelled.</w:t>
        <w:br w:type="textWrapping"/>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63600"/>
            <wp:effectExtent b="0" l="0" r="0" t="0"/>
            <wp:docPr id="49" name="image52.png"/>
            <a:graphic>
              <a:graphicData uri="http://schemas.openxmlformats.org/drawingml/2006/picture">
                <pic:pic>
                  <pic:nvPicPr>
                    <pic:cNvPr id="0" name="image52.png"/>
                    <pic:cNvPicPr preferRelativeResize="0"/>
                  </pic:nvPicPr>
                  <pic:blipFill>
                    <a:blip r:embed="rId79"/>
                    <a:srcRect b="0" l="0" r="0" t="0"/>
                    <a:stretch>
                      <a:fillRect/>
                    </a:stretch>
                  </pic:blipFill>
                  <pic:spPr>
                    <a:xfrm>
                      <a:off x="0" y="0"/>
                      <a:ext cx="5731200" cy="863600"/>
                    </a:xfrm>
                    <a:prstGeom prst="rect"/>
                    <a:ln/>
                  </pic:spPr>
                </pic:pic>
              </a:graphicData>
            </a:graphic>
          </wp:inline>
        </w:drawing>
      </w: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Q28  True or False: The critical path is the shortest path through the network and represents the work that can be delayed without delaying the end of the project.</w:t>
      </w:r>
    </w:p>
    <w:p w:rsidR="00000000" w:rsidDel="00000000" w:rsidP="00000000" w:rsidRDefault="00000000" w:rsidRPr="00000000" w14:paraId="00000130">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041400"/>
            <wp:effectExtent b="0" l="0" r="0" t="0"/>
            <wp:docPr id="36"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5731200" cy="1041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color w:val="ff0000"/>
          <w:sz w:val="24"/>
          <w:szCs w:val="24"/>
          <w:rtl w:val="0"/>
        </w:rPr>
        <w:t xml:space="preserve">A. False</w:t>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The critical path is the longest path through the network and represents the work that cannot be delayed without delaying the end of the project.</w:t>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Q29 True or False: The worst organization to use to run a project will always be the functional organization.</w:t>
      </w:r>
    </w:p>
    <w:p w:rsidR="00000000" w:rsidDel="00000000" w:rsidP="00000000" w:rsidRDefault="00000000" w:rsidRPr="00000000" w14:paraId="00000133">
      <w:pPr>
        <w:spacing w:after="240" w:before="240" w:lineRule="auto"/>
        <w:rPr>
          <w:b w:val="1"/>
          <w:bCs w:val="1"/>
          <w:sz w:val="24"/>
          <w:szCs w:val="24"/>
          <w:highlight w:val="whit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01700"/>
            <wp:effectExtent b="0" l="0" r="0" t="0"/>
            <wp:docPr id="15" name="image16.png"/>
            <a:graphic>
              <a:graphicData uri="http://schemas.openxmlformats.org/drawingml/2006/picture">
                <pic:pic>
                  <pic:nvPicPr>
                    <pic:cNvPr id="0" name="image16.png"/>
                    <pic:cNvPicPr preferRelativeResize="0"/>
                  </pic:nvPicPr>
                  <pic:blipFill>
                    <a:blip r:embed="rId81"/>
                    <a:srcRect b="0" l="0" r="0" t="0"/>
                    <a:stretch>
                      <a:fillRect/>
                    </a:stretch>
                  </pic:blipFill>
                  <pic:spPr>
                    <a:xfrm>
                      <a:off x="0" y="0"/>
                      <a:ext cx="5731200" cy="901700"/>
                    </a:xfrm>
                    <a:prstGeom prst="rect"/>
                    <a:ln/>
                  </pic:spPr>
                </pic:pic>
              </a:graphicData>
            </a:graphic>
          </wp:inline>
        </w:drawing>
      </w:r>
      <w:r w:rsidDel="00000000" w:rsidR="00000000" w:rsidRPr="00000000">
        <w:rPr>
          <w:rFonts w:ascii="Times New Roman" w:cs="Times New Roman" w:eastAsia="Times New Roman" w:hAnsi="Times New Roman"/>
          <w:b w:val="1"/>
          <w:bCs w:val="1"/>
          <w:color w:val="ff0000"/>
          <w:sz w:val="24"/>
          <w:szCs w:val="24"/>
          <w:rtl w:val="0"/>
        </w:rPr>
        <w:t xml:space="preserve">B. False</w:t>
        <w:br w:type="textWrapping"/>
      </w:r>
      <w:r w:rsidDel="00000000" w:rsidR="00000000" w:rsidRPr="00000000">
        <w:rPr>
          <w:rFonts w:ascii="Times New Roman" w:cs="Times New Roman" w:eastAsia="Times New Roman" w:hAnsi="Times New Roman"/>
          <w:b w:val="1"/>
          <w:bCs w:val="1"/>
          <w:sz w:val="24"/>
          <w:szCs w:val="24"/>
          <w:rtl w:val="0"/>
        </w:rPr>
        <w:t xml:space="preserve">Q30 </w:t>
      </w:r>
      <w:r w:rsidDel="00000000" w:rsidR="00000000" w:rsidRPr="00000000">
        <w:rPr>
          <w:b w:val="1"/>
          <w:bCs w:val="1"/>
          <w:sz w:val="24"/>
          <w:szCs w:val="24"/>
          <w:highlight w:val="white"/>
          <w:rtl w:val="0"/>
        </w:rPr>
        <w:t xml:space="preserve">True or False: A negative risk is an opportunity, a positive risk is a threat.</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b w:val="1"/>
          <w:bCs w:val="1"/>
          <w:color w:val="1a1d28"/>
          <w:sz w:val="24"/>
          <w:szCs w:val="24"/>
          <w:highlight w:val="white"/>
          <w:rtl w:val="0"/>
        </w:rPr>
        <w:t xml:space="preserve">Q31  - True or False: The best organization to use to run a project will always be the projectized organization.</w:t>
      </w: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highlight w:val="white"/>
          <w:rtl w:val="0"/>
        </w:rPr>
        <w:t xml:space="preserve">B. False</w:t>
      </w: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b w:val="1"/>
          <w:bCs w:val="1"/>
          <w:color w:val="1a1d28"/>
          <w:sz w:val="24"/>
          <w:szCs w:val="24"/>
          <w:highlight w:val="white"/>
          <w:rtl w:val="0"/>
        </w:rPr>
        <w:t xml:space="preserve">Q32  True or False: A Work Breakdown Structure (WBS) is a deliverable-oriented hierarchical decomposition of the work to be executed just by the </w:t>
      </w:r>
      <w:r w:rsidDel="00000000" w:rsidR="00000000" w:rsidRPr="00000000">
        <w:rPr>
          <w:b w:val="1"/>
          <w:bCs w:val="1"/>
          <w:color w:val="1a1d28"/>
          <w:sz w:val="24"/>
          <w:szCs w:val="24"/>
          <w:highlight w:val="white"/>
          <w:u w:val="single"/>
          <w:rtl w:val="0"/>
          <w:rPrChange w:author="Long Dzũ" w:id="5" w:date="2025-12-13T08:44:52Z">
            <w:rPr>
              <w:b w:val="1"/>
              <w:bCs w:val="1"/>
              <w:color w:val="1a1d28"/>
              <w:sz w:val="24"/>
              <w:szCs w:val="24"/>
              <w:highlight w:val="white"/>
            </w:rPr>
          </w:rPrChange>
        </w:rPr>
        <w:t xml:space="preserve">Project Manager</w:t>
      </w:r>
      <w:r w:rsidDel="00000000" w:rsidR="00000000" w:rsidRPr="00000000">
        <w:rPr>
          <w:b w:val="1"/>
          <w:bCs w:val="1"/>
          <w:color w:val="1a1d28"/>
          <w:sz w:val="24"/>
          <w:szCs w:val="24"/>
          <w:highlight w:val="white"/>
          <w:rtl w:val="0"/>
        </w:rPr>
        <w:t xml:space="preserv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rPr>
      </w:pPr>
      <w:r w:rsidDel="00000000" w:rsidR="00000000" w:rsidRPr="00000000">
        <w:rPr>
          <w:color w:val="ff0000"/>
          <w:sz w:val="24"/>
          <w:szCs w:val="24"/>
          <w:rtl w:val="0"/>
        </w:rPr>
        <w:t xml:space="preserve">(100%)</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rPr>
      </w:pPr>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b w:val="1"/>
          <w:bCs w:val="1"/>
          <w:color w:val="1a1d28"/>
          <w:sz w:val="24"/>
          <w:szCs w:val="24"/>
          <w:highlight w:val="white"/>
          <w:rtl w:val="0"/>
        </w:rPr>
        <w:t xml:space="preserve">Q33-  True or False: In a projectized organization, team members are never assigned to the project full time.</w:t>
      </w: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rPr>
      </w:pPr>
      <w:r w:rsidDel="00000000" w:rsidR="00000000" w:rsidRPr="00000000">
        <w:rPr>
          <w:color w:val="ff0000"/>
          <w:sz w:val="24"/>
          <w:szCs w:val="24"/>
          <w:rtl w:val="0"/>
        </w:rPr>
        <w:t xml:space="preserve">(100%)</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b w:val="1"/>
          <w:bCs w:val="1"/>
          <w:color w:val="1a1d28"/>
          <w:sz w:val="24"/>
          <w:szCs w:val="24"/>
          <w:highlight w:val="white"/>
          <w:rtl w:val="0"/>
        </w:rPr>
        <w:t xml:space="preserve">34 -  True or False: Each person involved in the project should be assigned, but doesn't always need to know his or her role and responsibility</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 Phuoc Dao" w:id="0" w:date="2025-08-15T09:08:47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 mà có Critial path là FALSE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36.png"/><Relationship Id="rId41" Type="http://schemas.openxmlformats.org/officeDocument/2006/relationships/image" Target="media/image54.png"/><Relationship Id="rId44" Type="http://schemas.openxmlformats.org/officeDocument/2006/relationships/image" Target="media/image68.png"/><Relationship Id="rId43" Type="http://schemas.openxmlformats.org/officeDocument/2006/relationships/image" Target="media/image19.png"/><Relationship Id="rId46" Type="http://schemas.openxmlformats.org/officeDocument/2006/relationships/image" Target="media/image22.png"/><Relationship Id="rId45" Type="http://schemas.openxmlformats.org/officeDocument/2006/relationships/image" Target="media/image74.png"/><Relationship Id="rId80" Type="http://schemas.openxmlformats.org/officeDocument/2006/relationships/image" Target="media/image35.png"/><Relationship Id="rId81"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8.png"/><Relationship Id="rId48" Type="http://schemas.openxmlformats.org/officeDocument/2006/relationships/image" Target="media/image6.png"/><Relationship Id="rId47" Type="http://schemas.openxmlformats.org/officeDocument/2006/relationships/image" Target="media/image73.png"/><Relationship Id="rId49"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6.png"/><Relationship Id="rId8" Type="http://schemas.openxmlformats.org/officeDocument/2006/relationships/image" Target="media/image66.png"/><Relationship Id="rId73" Type="http://schemas.openxmlformats.org/officeDocument/2006/relationships/image" Target="media/image41.png"/><Relationship Id="rId72" Type="http://schemas.openxmlformats.org/officeDocument/2006/relationships/image" Target="media/image60.png"/><Relationship Id="rId31" Type="http://schemas.openxmlformats.org/officeDocument/2006/relationships/image" Target="media/image64.png"/><Relationship Id="rId75" Type="http://schemas.openxmlformats.org/officeDocument/2006/relationships/image" Target="media/image12.png"/><Relationship Id="rId30" Type="http://schemas.openxmlformats.org/officeDocument/2006/relationships/image" Target="media/image48.png"/><Relationship Id="rId74" Type="http://schemas.openxmlformats.org/officeDocument/2006/relationships/image" Target="media/image23.png"/><Relationship Id="rId33" Type="http://schemas.openxmlformats.org/officeDocument/2006/relationships/image" Target="media/image24.png"/><Relationship Id="rId77" Type="http://schemas.openxmlformats.org/officeDocument/2006/relationships/image" Target="media/image44.png"/><Relationship Id="rId32" Type="http://schemas.openxmlformats.org/officeDocument/2006/relationships/image" Target="media/image59.png"/><Relationship Id="rId76" Type="http://schemas.openxmlformats.org/officeDocument/2006/relationships/image" Target="media/image15.png"/><Relationship Id="rId35" Type="http://schemas.openxmlformats.org/officeDocument/2006/relationships/image" Target="media/image18.png"/><Relationship Id="rId79" Type="http://schemas.openxmlformats.org/officeDocument/2006/relationships/image" Target="media/image52.png"/><Relationship Id="rId34" Type="http://schemas.openxmlformats.org/officeDocument/2006/relationships/image" Target="media/image43.png"/><Relationship Id="rId78" Type="http://schemas.openxmlformats.org/officeDocument/2006/relationships/image" Target="media/image32.png"/><Relationship Id="rId71" Type="http://schemas.openxmlformats.org/officeDocument/2006/relationships/image" Target="media/image63.png"/><Relationship Id="rId70" Type="http://schemas.openxmlformats.org/officeDocument/2006/relationships/image" Target="media/image69.png"/><Relationship Id="rId37" Type="http://schemas.openxmlformats.org/officeDocument/2006/relationships/image" Target="media/image45.png"/><Relationship Id="rId36" Type="http://schemas.openxmlformats.org/officeDocument/2006/relationships/image" Target="media/image47.png"/><Relationship Id="rId39" Type="http://schemas.openxmlformats.org/officeDocument/2006/relationships/image" Target="media/image58.png"/><Relationship Id="rId38" Type="http://schemas.openxmlformats.org/officeDocument/2006/relationships/image" Target="media/image30.png"/><Relationship Id="rId62" Type="http://schemas.openxmlformats.org/officeDocument/2006/relationships/image" Target="media/image49.png"/><Relationship Id="rId61" Type="http://schemas.openxmlformats.org/officeDocument/2006/relationships/image" Target="media/image70.png"/><Relationship Id="rId20" Type="http://schemas.openxmlformats.org/officeDocument/2006/relationships/image" Target="media/image11.png"/><Relationship Id="rId64" Type="http://schemas.openxmlformats.org/officeDocument/2006/relationships/image" Target="media/image53.png"/><Relationship Id="rId63" Type="http://schemas.openxmlformats.org/officeDocument/2006/relationships/image" Target="media/image65.png"/><Relationship Id="rId22" Type="http://schemas.openxmlformats.org/officeDocument/2006/relationships/image" Target="media/image21.png"/><Relationship Id="rId66" Type="http://schemas.openxmlformats.org/officeDocument/2006/relationships/image" Target="media/image31.png"/><Relationship Id="rId21" Type="http://schemas.openxmlformats.org/officeDocument/2006/relationships/image" Target="media/image4.png"/><Relationship Id="rId65" Type="http://schemas.openxmlformats.org/officeDocument/2006/relationships/image" Target="media/image55.png"/><Relationship Id="rId24" Type="http://schemas.openxmlformats.org/officeDocument/2006/relationships/image" Target="media/image40.png"/><Relationship Id="rId68" Type="http://schemas.openxmlformats.org/officeDocument/2006/relationships/image" Target="media/image72.png"/><Relationship Id="rId23" Type="http://schemas.openxmlformats.org/officeDocument/2006/relationships/image" Target="media/image14.png"/><Relationship Id="rId67" Type="http://schemas.openxmlformats.org/officeDocument/2006/relationships/image" Target="media/image26.png"/><Relationship Id="rId60" Type="http://schemas.openxmlformats.org/officeDocument/2006/relationships/image" Target="media/image8.png"/><Relationship Id="rId26" Type="http://schemas.openxmlformats.org/officeDocument/2006/relationships/image" Target="media/image10.png"/><Relationship Id="rId25" Type="http://schemas.openxmlformats.org/officeDocument/2006/relationships/image" Target="media/image9.png"/><Relationship Id="rId69" Type="http://schemas.openxmlformats.org/officeDocument/2006/relationships/image" Target="media/image25.png"/><Relationship Id="rId28" Type="http://schemas.openxmlformats.org/officeDocument/2006/relationships/image" Target="media/image3.png"/><Relationship Id="rId27" Type="http://schemas.openxmlformats.org/officeDocument/2006/relationships/image" Target="media/image51.png"/><Relationship Id="rId29" Type="http://schemas.openxmlformats.org/officeDocument/2006/relationships/image" Target="media/image37.png"/><Relationship Id="rId51" Type="http://schemas.openxmlformats.org/officeDocument/2006/relationships/image" Target="media/image29.png"/><Relationship Id="rId50" Type="http://schemas.openxmlformats.org/officeDocument/2006/relationships/image" Target="media/image39.png"/><Relationship Id="rId53" Type="http://schemas.openxmlformats.org/officeDocument/2006/relationships/image" Target="media/image5.png"/><Relationship Id="rId52" Type="http://schemas.openxmlformats.org/officeDocument/2006/relationships/image" Target="media/image62.png"/><Relationship Id="rId11" Type="http://schemas.openxmlformats.org/officeDocument/2006/relationships/image" Target="media/image27.png"/><Relationship Id="rId55" Type="http://schemas.openxmlformats.org/officeDocument/2006/relationships/image" Target="media/image38.png"/><Relationship Id="rId10" Type="http://schemas.openxmlformats.org/officeDocument/2006/relationships/image" Target="media/image42.png"/><Relationship Id="rId54" Type="http://schemas.openxmlformats.org/officeDocument/2006/relationships/image" Target="media/image34.png"/><Relationship Id="rId13" Type="http://schemas.openxmlformats.org/officeDocument/2006/relationships/image" Target="media/image61.png"/><Relationship Id="rId57" Type="http://schemas.openxmlformats.org/officeDocument/2006/relationships/image" Target="media/image7.png"/><Relationship Id="rId12" Type="http://schemas.openxmlformats.org/officeDocument/2006/relationships/image" Target="media/image46.png"/><Relationship Id="rId56" Type="http://schemas.openxmlformats.org/officeDocument/2006/relationships/image" Target="media/image57.png"/><Relationship Id="rId15" Type="http://schemas.openxmlformats.org/officeDocument/2006/relationships/image" Target="media/image17.png"/><Relationship Id="rId59" Type="http://schemas.openxmlformats.org/officeDocument/2006/relationships/image" Target="media/image13.png"/><Relationship Id="rId14" Type="http://schemas.openxmlformats.org/officeDocument/2006/relationships/image" Target="media/image1.png"/><Relationship Id="rId58" Type="http://schemas.openxmlformats.org/officeDocument/2006/relationships/image" Target="media/image67.png"/><Relationship Id="rId17" Type="http://schemas.openxmlformats.org/officeDocument/2006/relationships/image" Target="media/image50.png"/><Relationship Id="rId16" Type="http://schemas.openxmlformats.org/officeDocument/2006/relationships/image" Target="media/image33.png"/><Relationship Id="rId19" Type="http://schemas.openxmlformats.org/officeDocument/2006/relationships/image" Target="media/image71.png"/><Relationship Id="rId18"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